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76" w:lineRule="auto"/>
        <w:ind w:firstLine="720"/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Programme: Le jeu du nombre mystère</w:t>
      </w:r>
      <w:r w:rsidDel="00000000" w:rsidR="00000000" w:rsidRPr="00000000">
        <w:rPr>
          <w:rtl w:val="0"/>
        </w:rPr>
      </w:r>
    </w:p>
    <w:tbl>
      <w:tblPr>
        <w:tblStyle w:val="Table1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rHeight w:val="252.19999999999996" w:hRule="atLeast"/>
          <w:tblHeader w:val="0"/>
        </w:trPr>
        <w:tc>
          <w:tcPr>
            <w:shd w:fill="cfe2f3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before="0" w:line="240" w:lineRule="auto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Objectifs</w:t>
            </w:r>
          </w:p>
        </w:tc>
      </w:tr>
    </w:tbl>
    <w:p w:rsidR="00000000" w:rsidDel="00000000" w:rsidP="00000000" w:rsidRDefault="00000000" w:rsidRPr="00000000" w14:paraId="00000003">
      <w:pPr>
        <w:spacing w:before="200" w:line="276" w:lineRule="auto"/>
        <w:rPr/>
      </w:pPr>
      <w:r w:rsidDel="00000000" w:rsidR="00000000" w:rsidRPr="00000000">
        <w:rPr>
          <w:rtl w:val="0"/>
        </w:rPr>
        <w:t xml:space="preserve">Dans cet exercice, vous allez revoir quelques notions ou apprendre à 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utiliser la fonction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input()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convertir une valeur avec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utiliser une boucle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utiliser des conditions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(if / elif / else)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utiliser un nombre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aléatoire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00" w:before="0" w:line="276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compter</w:t>
      </w:r>
      <w:r w:rsidDel="00000000" w:rsidR="00000000" w:rsidRPr="00000000">
        <w:rPr>
          <w:rtl w:val="0"/>
        </w:rPr>
        <w:t xml:space="preserve"> le nombre de tentatives</w:t>
      </w:r>
      <w:r w:rsidDel="00000000" w:rsidR="00000000" w:rsidRPr="00000000">
        <w:rPr>
          <w:rtl w:val="0"/>
        </w:rPr>
      </w:r>
    </w:p>
    <w:tbl>
      <w:tblPr>
        <w:tblStyle w:val="Table2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rHeight w:val="252.19999999999996" w:hRule="atLeast"/>
          <w:tblHeader w:val="0"/>
        </w:trPr>
        <w:tc>
          <w:tcPr>
            <w:shd w:fill="cfe2f3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Règle du jeu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Le ou la 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maître·sse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du jeu choisit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un nombre entier entre 1 et 100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. Ce nombre est </w:t>
      </w:r>
      <w:r w:rsidDel="00000000" w:rsidR="00000000" w:rsidRPr="00000000">
        <w:rPr>
          <w:rtl w:val="0"/>
        </w:rPr>
        <w:t xml:space="preserve">appelé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le nombre mystère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. Le ou la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joueur·euse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doit essayer de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deviner ce nombre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À chaque tentative, le ou la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joueur·euse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propose un nombre 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00" w:before="0" w:lineRule="auto"/>
        <w:ind w:left="720" w:hanging="360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si le nombre proposé est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trop grand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, le ou la maître·sse du jeu répond :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“Trop grand”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00" w:before="0" w:lineRule="auto"/>
        <w:ind w:left="720" w:hanging="360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si le nombre proposé est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trop petit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, il ou elle répond :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“Trop petit”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00" w:before="0" w:lineRule="auto"/>
        <w:ind w:left="720" w:hanging="360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si le nombre proposé est correct, le ou la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joueur·euse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trouve le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nombre mystère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Le but du jeu est de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4"/>
          <w:szCs w:val="24"/>
          <w:rtl w:val="0"/>
        </w:rPr>
        <w:t xml:space="preserve">trouver le nombre mystère en le moins d’essais possible</w:t>
      </w:r>
      <w:r w:rsidDel="00000000" w:rsidR="00000000" w:rsidRPr="00000000">
        <w:rPr>
          <w:rtl w:val="0"/>
        </w:rPr>
      </w:r>
    </w:p>
    <w:tbl>
      <w:tblPr>
        <w:tblStyle w:val="Table3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rHeight w:val="357.2" w:hRule="atLeast"/>
          <w:tblHeader w:val="0"/>
        </w:trPr>
        <w:tc>
          <w:tcPr>
            <w:shd w:fill="cfe2f3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Première étape: Programme de base - une seule partie</w:t>
            </w:r>
          </w:p>
        </w:tc>
      </w:tr>
    </w:tbl>
    <w:p w:rsidR="00000000" w:rsidDel="00000000" w:rsidP="00000000" w:rsidRDefault="00000000" w:rsidRPr="00000000" w14:paraId="00000012">
      <w:pPr>
        <w:spacing w:after="200" w:before="200" w:line="276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Commencer par ouvrir l’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éditeur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Thonny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Enregistrez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tout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de 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votre programme dans votre dossier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Documents\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... 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Le fichier doit être nommé correctement avec </w:t>
      </w:r>
      <w:r w:rsidDel="00000000" w:rsidR="00000000" w:rsidRPr="00000000">
        <w:rPr>
          <w:rtl w:val="0"/>
        </w:rPr>
        <w:t xml:space="preserve">votre nom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“votre_nom”_devine_nombre.py</w:t>
      </w:r>
    </w:p>
    <w:p w:rsidR="00000000" w:rsidDel="00000000" w:rsidP="00000000" w:rsidRDefault="00000000" w:rsidRPr="00000000" w14:paraId="00000013">
      <w:pPr>
        <w:spacing w:after="200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Comment commencer ?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lineRule="auto"/>
        <w:ind w:left="720" w:hanging="360"/>
        <w:rPr>
          <w:rFonts w:ascii="Lexend Light" w:cs="Lexend Light" w:eastAsia="Lexend Light" w:hAnsi="Lexend Light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Commencer par créer le cartouche d’en-tête comme dans le projet dessin (nom, date, …).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200" w:lineRule="auto"/>
        <w:ind w:left="720" w:hanging="360"/>
        <w:rPr>
          <w:rFonts w:ascii="Lexend Light" w:cs="Lexend Light" w:eastAsia="Lexend Light" w:hAnsi="Lexend Light"/>
          <w:sz w:val="24"/>
          <w:szCs w:val="24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L’ordinateur choisit au hasard un nombre entre 1 et 100.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0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Le programme demande (</w:t>
      </w: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) au⋅à la joueur⋅se d’entrer un nombre.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0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À chaque tentative, l’ordinateur indique si le nombre mystère est plus grand ou plus petit que le nombre proposé.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Tant que le nombre n’est pas trouvé, on recommence à l’étape 3.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Prenons un exemple où l’ordinateur a tiré 72 comme nombre aléatoire (mais vous ne le save</w:t>
      </w:r>
      <w:r w:rsidDel="00000000" w:rsidR="00000000" w:rsidRPr="00000000">
        <w:rPr>
          <w:rtl w:val="0"/>
        </w:rPr>
        <w:t xml:space="preserve">z pas)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:</w:t>
      </w:r>
    </w:p>
    <w:tbl>
      <w:tblPr>
        <w:tblStyle w:val="Table4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Bienvenue dans le jeu du nombre mystère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Voilà, j'ai choisi un nombre entre 1 et 100, à toi de jouer!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br w:type="textWrapping"/>
              <w:t xml:space="preserve">Entrez un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Plus grand…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Entrez un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Plus grand...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Entrez un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Plus petit...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Entrez un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Plus petit...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Entrez un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Plus grand...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Entrez un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C'est gagné !</w:t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Pour utiliser la fonction randint qui retourne un nombre entier au hasard, vous devez importer son module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de la manière suivante dans les premières lignes de votre code :</w:t>
      </w:r>
    </w:p>
    <w:tbl>
      <w:tblPr>
        <w:tblStyle w:val="Table5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before="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 random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 randint</w:t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Une fois importé, vous pouvez utiliser la fonction de cette manière :</w:t>
      </w:r>
    </w:p>
    <w:tbl>
      <w:tblPr>
        <w:tblStyle w:val="Table6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before="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ins w:author="Vincent EDU-NAMYVI" w:id="0" w:date="2026-03-27T17:08:17Z">
              <w:commentRangeStart w:id="0"/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t xml:space="preserve">n</w:t>
              </w:r>
            </w:ins>
            <w:del w:author="Vincent EDU-NAMYVI" w:id="0" w:date="2026-03-27T17:08:17Z">
              <w:commentRangeEnd w:id="0"/>
              <w:r w:rsidDel="00000000" w:rsidR="00000000" w:rsidRPr="00000000">
                <w:commentReference w:id="0"/>
              </w:r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nombre_entier_hasard</w:delText>
              </w:r>
            </w:del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 = randint(</w:t>
            </w:r>
            <w:ins w:author="Vincent EDU-NAMYVI" w:id="1" w:date="2026-03-27T17:08:21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t xml:space="preserve">minimum</w:t>
              </w:r>
            </w:ins>
            <w:del w:author="Vincent EDU-NAMYVI" w:id="1" w:date="2026-03-27T17:08:21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1</w:delText>
              </w:r>
            </w:del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,</w:t>
            </w:r>
            <w:ins w:author="Vincent EDU-NAMYVI" w:id="2" w:date="2026-03-27T17:08:24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t xml:space="preserve">maximum</w:t>
              </w:r>
            </w:ins>
            <w:del w:author="Vincent EDU-NAMYVI" w:id="2" w:date="2026-03-27T17:08:24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100</w:delText>
              </w:r>
            </w:del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  <w:t xml:space="preserve">La variable </w:t>
      </w: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nombre_entier_hasard</w:t>
      </w: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 </w:t>
      </w:r>
      <w:r w:rsidDel="00000000" w:rsidR="00000000" w:rsidRPr="00000000">
        <w:rPr>
          <w:rtl w:val="0"/>
        </w:rPr>
        <w:t xml:space="preserve">contiendra un nombre entier compris en 1 et 100.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rHeight w:val="109.99999999999993" w:hRule="atLeast"/>
          <w:tblHeader w:val="0"/>
        </w:trPr>
        <w:tc>
          <w:tcPr>
            <w:shd w:fill="cfe2f3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Deuxième étape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Complétez le programme de l’exercice précédent en ajoutant les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options suivantes</w:t>
      </w:r>
      <w:r w:rsidDel="00000000" w:rsidR="00000000" w:rsidRPr="00000000">
        <w:rPr>
          <w:rtl w:val="0"/>
        </w:rPr>
        <w:t xml:space="preserve"> et en validant chaque étape: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lineRule="auto"/>
        <w:ind w:left="720" w:hanging="360"/>
        <w:rPr>
          <w:del w:author="Vincent EDU-NAMYVI" w:id="3" w:date="2026-03-27T17:09:22Z"/>
        </w:rPr>
      </w:pPr>
      <w:del w:author="Vincent EDU-NAMYVI" w:id="3" w:date="2026-03-27T17:09:22Z">
        <w:commentRangeStart w:id="1"/>
        <w:r w:rsidDel="00000000" w:rsidR="00000000" w:rsidRPr="00000000">
          <w:rPr>
            <w:rtl w:val="0"/>
          </w:rPr>
          <w:delText xml:space="preserve">Afficher un complément de message si le·la joueur·euse est très proche du nombre mystère (par exemple à moins de 5).</w:delText>
        </w:r>
      </w:del>
    </w:p>
    <w:p w:rsidR="00000000" w:rsidDel="00000000" w:rsidP="00000000" w:rsidRDefault="00000000" w:rsidRPr="00000000" w14:paraId="00000034">
      <w:pPr>
        <w:spacing w:after="200" w:lineRule="auto"/>
        <w:ind w:left="720" w:firstLine="0"/>
        <w:rPr>
          <w:del w:author="Vincent EDU-NAMYVI" w:id="3" w:date="2026-03-27T17:09:22Z"/>
          <w:rFonts w:ascii="Roboto Mono" w:cs="Roboto Mono" w:eastAsia="Roboto Mono" w:hAnsi="Roboto Mono"/>
          <w:shd w:fill="cccccc" w:val="clear"/>
        </w:rPr>
      </w:pPr>
      <w:del w:author="Vincent EDU-NAMYVI" w:id="3" w:date="2026-03-27T17:09:22Z">
        <w:r w:rsidDel="00000000" w:rsidR="00000000" w:rsidRPr="00000000">
          <w:rPr>
            <w:rtl w:val="0"/>
          </w:rPr>
          <w:delText xml:space="preserve">NB: Vous pouvez utiliser la fonction intégrée </w:delText>
        </w:r>
        <w:r w:rsidDel="00000000" w:rsidR="00000000" w:rsidRPr="00000000">
          <w:rPr>
            <w:rFonts w:ascii="Roboto Mono" w:cs="Roboto Mono" w:eastAsia="Roboto Mono" w:hAnsi="Roboto Mono"/>
            <w:rtl w:val="0"/>
          </w:rPr>
          <w:delText xml:space="preserve">abs()</w:delText>
        </w:r>
        <w:r w:rsidDel="00000000" w:rsidR="00000000" w:rsidRPr="00000000">
          <w:rPr>
            <w:rtl w:val="0"/>
          </w:rPr>
          <w:delText xml:space="preserve"> qui retourne la valeur absolue (non négative) d'un nombre.  Ex: </w:delText>
        </w:r>
        <w:r w:rsidDel="00000000" w:rsidR="00000000" w:rsidRPr="00000000">
          <w:rPr>
            <w:rFonts w:ascii="Roboto Mono" w:cs="Roboto Mono" w:eastAsia="Roboto Mono" w:hAnsi="Roboto Mono"/>
            <w:shd w:fill="cccccc" w:val="clear"/>
            <w:rtl w:val="0"/>
          </w:rPr>
          <w:delText xml:space="preserve">abs(nombre_entier_hasard - nombre)</w:delText>
        </w:r>
      </w:del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del w:author="Vincent EDU-NAMYVI" w:id="3" w:date="2026-03-27T17:09:22Z"/>
        </w:rPr>
      </w:pPr>
      <w:del w:author="Vincent EDU-NAMYVI" w:id="3" w:date="2026-03-27T17:09:22Z">
        <w:r w:rsidDel="00000000" w:rsidR="00000000" w:rsidRPr="00000000">
          <w:rPr>
            <w:rtl w:val="0"/>
          </w:rPr>
          <w:delText xml:space="preserve">Par exemple, si le nombre mystère est 44:</w:delText>
        </w:r>
      </w:del>
    </w:p>
    <w:tbl>
      <w:tblPr>
        <w:tblStyle w:val="Table8"/>
        <w:tblW w:w="91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  <w:del w:author="Vincent EDU-NAMYVI" w:id="3" w:date="2026-03-27T17:09:22Z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Bienvenue dans le jeu du nombre mystère</w:delText>
              </w:r>
            </w:del>
          </w:p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Voilà, j'ai choisi un nombre entre 1 et 100, à toi de jouer!</w:delText>
              </w:r>
            </w:del>
          </w:p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br w:type="textWrapping"/>
                <w:delText xml:space="preserve">Entrez un nombre: </w:delTex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</w:rPr>
                <w:delText xml:space="preserve">35</w:delText>
              </w:r>
            </w:del>
          </w:p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Plus grand…</w:delText>
              </w:r>
            </w:del>
          </w:p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Entrez un nombre: </w:delTex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</w:rPr>
                <w:delText xml:space="preserve">50</w:delText>
              </w:r>
            </w:del>
          </w:p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Plus petit...</w:delText>
              </w:r>
            </w:del>
          </w:p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Entrez un nombre: </w:delTex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</w:rPr>
                <w:delText xml:space="preserve">40</w:delText>
              </w:r>
            </w:del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</w:rPr>
                <w:delText xml:space="preserve">Vous chauffez !</w:delText>
              </w:r>
            </w:del>
          </w:p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Plus petit…</w:delText>
              </w:r>
            </w:del>
          </w:p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Entrez un nombre: </w:delTex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</w:rPr>
                <w:delText xml:space="preserve">44</w:delText>
              </w:r>
            </w:del>
          </w:p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C'est gagné !</w:delText>
              </w:r>
            </w:del>
          </w:p>
        </w:tc>
      </w:tr>
    </w:tbl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00" w:lineRule="auto"/>
        <w:ind w:left="720" w:hanging="360"/>
        <w:rPr>
          <w:del w:author="Vincent EDU-NAMYVI" w:id="3" w:date="2026-03-27T17:09:22Z"/>
        </w:rPr>
      </w:pPr>
      <w:del w:author="Vincent EDU-NAMYVI" w:id="3" w:date="2026-03-27T17:09:22Z">
        <w:r w:rsidDel="00000000" w:rsidR="00000000" w:rsidRPr="00000000">
          <w:rPr>
            <w:rtl w:val="0"/>
          </w:rPr>
          <w:delText xml:space="preserve">Est-ce que le</w:delText>
        </w:r>
        <w:r w:rsidDel="00000000" w:rsidR="00000000" w:rsidRPr="00000000">
          <w:rPr>
            <w:rtl w:val="0"/>
          </w:rPr>
          <w:delText xml:space="preserve"> nombre saisi est compris entre 1 et 100. Si ce n’est pas le cas demander à l’utilisateur·trice de saisir à nouveau un nombre.</w:delText>
        </w:r>
      </w:del>
    </w:p>
    <w:tbl>
      <w:tblPr>
        <w:tblStyle w:val="Table9"/>
        <w:tblW w:w="91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  <w:del w:author="Vincent EDU-NAMYVI" w:id="3" w:date="2026-03-27T17:09:22Z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Rule="auto"/>
              <w:rPr>
                <w:del w:author="Vincent EDU-NAMYVI" w:id="3" w:date="2026-03-27T17:09:22Z"/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Entrez un nombre: </w:delTex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</w:rPr>
                <w:delText xml:space="preserve">103</w:delText>
              </w:r>
            </w:del>
          </w:p>
          <w:p w:rsidR="00000000" w:rsidDel="00000000" w:rsidP="00000000" w:rsidRDefault="00000000" w:rsidRPr="00000000" w14:paraId="00000043">
            <w:pPr>
              <w:widowControl w:val="0"/>
              <w:spacing w:before="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Votre nombre est trop grand, veuillez recommencer !</w:delText>
              </w:r>
            </w:del>
          </w:p>
          <w:p w:rsidR="00000000" w:rsidDel="00000000" w:rsidP="00000000" w:rsidRDefault="00000000" w:rsidRPr="00000000" w14:paraId="00000044">
            <w:pPr>
              <w:widowControl w:val="0"/>
              <w:spacing w:before="0" w:lineRule="auto"/>
              <w:rPr>
                <w:del w:author="Vincent EDU-NAMYVI" w:id="3" w:date="2026-03-27T17:09:22Z"/>
                <w:rFonts w:ascii="Roboto Mono" w:cs="Roboto Mono" w:eastAsia="Roboto Mono" w:hAnsi="Roboto Mono"/>
                <w:sz w:val="22"/>
                <w:szCs w:val="22"/>
              </w:rPr>
            </w:pPr>
            <w:del w:author="Vincent EDU-NAMYVI" w:id="3" w:date="2026-03-27T17:09:22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</w:rPr>
                <w:delText xml:space="preserve">Entrez un nombre:</w:delText>
              </w:r>
            </w:del>
          </w:p>
        </w:tc>
      </w:tr>
    </w:tbl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00" w:lineRule="auto"/>
        <w:ind w:left="720" w:hanging="360"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Ajoutez un compteur qui compte le nombre de tentatives. </w:t>
        <w:br w:type="textWrapping"/>
        <w:t xml:space="preserve">À la fin de la partie, le programme affiche ce nombre et un commentaire si :</w:t>
      </w:r>
    </w:p>
    <w:p w:rsidR="00000000" w:rsidDel="00000000" w:rsidP="00000000" w:rsidRDefault="00000000" w:rsidRPr="00000000" w14:paraId="00000046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Le·la joueur·euse a trouvé du premier coup:</w:t>
      </w:r>
    </w:p>
    <w:tbl>
      <w:tblPr>
        <w:tblStyle w:val="Table10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Vous avez gagné en 1 coup(s)...</w:t>
              <w:br w:type="textWrapping"/>
              <w:t xml:space="preserve">Excellent !</w:t>
            </w:r>
          </w:p>
        </w:tc>
      </w:tr>
    </w:tbl>
    <w:p w:rsidR="00000000" w:rsidDel="00000000" w:rsidP="00000000" w:rsidRDefault="00000000" w:rsidRPr="00000000" w14:paraId="00000048">
      <w:pPr>
        <w:spacing w:after="200" w:lineRule="auto"/>
        <w:ind w:left="0" w:firstLine="720"/>
        <w:rPr/>
      </w:pPr>
      <w:r w:rsidDel="00000000" w:rsidR="00000000" w:rsidRPr="00000000">
        <w:rPr>
          <w:rtl w:val="0"/>
        </w:rPr>
        <w:t xml:space="preserve">Le·la joueur·euse a trouvé en moins de 5 coups:</w:t>
      </w:r>
    </w:p>
    <w:tbl>
      <w:tblPr>
        <w:tblStyle w:val="Table11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rHeight w:val="700.29296875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Vous avez gagné en 4 coup(s)...</w:t>
              <w:br w:type="textWrapping"/>
              <w:t xml:space="preserve">Pas mal !</w:t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Sinon:</w:t>
      </w:r>
      <w:r w:rsidDel="00000000" w:rsidR="00000000" w:rsidRPr="00000000">
        <w:rPr>
          <w:rtl w:val="0"/>
        </w:rPr>
      </w:r>
    </w:p>
    <w:tbl>
      <w:tblPr>
        <w:tblStyle w:val="Table12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Vous avez gagné en 7 coup(s)...</w:t>
            </w:r>
          </w:p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Mais vous pouvez mieux faire !</w:t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Limitez le nombre de tentatives à 10. Si le·la joueur·euse n’a pas trouvé en 10 tentatives, le programme donne la réponse et se termine. Par exemple :</w:t>
      </w:r>
    </w:p>
    <w:tbl>
      <w:tblPr>
        <w:tblStyle w:val="Table13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Vous avez perdu !</w:t>
              <w:br w:type="textWrapping"/>
              <w:t xml:space="preserve">Vous avez joué 10 fois sans trouver... </w:t>
              <w:br w:type="textWrapping"/>
              <w:t xml:space="preserve">La réponse était 42.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Nouvelle option: </w:t>
        <w:br w:type="textWrapping"/>
        <w:t xml:space="preserve">Après 5 essais, le programme avertit qu’il ne reste plus que 5 tentatives:</w:t>
      </w:r>
    </w:p>
    <w:tbl>
      <w:tblPr>
        <w:tblStyle w:val="Table14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ATTENTION: Il vous reste encore 5 tentatives.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À la fin de la partie, le programme propose de rejouer. </w:t>
        <w:br w:type="textWrapping"/>
        <w:t xml:space="preserve">Si la lettre O est saisie le jeu recommence sinon il termine.</w:t>
      </w:r>
    </w:p>
    <w:tbl>
      <w:tblPr>
        <w:tblStyle w:val="Table15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rHeight w:val="496.875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Voulez-vous rejouer? [O/N]:</w:t>
            </w:r>
          </w:p>
        </w:tc>
      </w:tr>
    </w:tbl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00" w:lineRule="auto"/>
        <w:ind w:left="720" w:hanging="360"/>
        <w:rPr>
          <w:ins w:author="Vincent EDU-NAMYVI" w:id="4" w:date="2026-03-27T17:09:28Z"/>
        </w:rPr>
      </w:pPr>
      <w:ins w:author="Vincent EDU-NAMYVI" w:id="4" w:date="2026-03-27T17:09:28Z">
        <w:commentRangeStart w:id="2"/>
        <w:commentRangeStart w:id="2"/>
        <w:commentRangeEnd w:id="2"/>
        <w:r w:rsidDel="00000000" w:rsidR="00000000" w:rsidRPr="00000000">
          <w:commentReference w:id="2"/>
        </w:r>
        <w:r w:rsidDel="00000000" w:rsidR="00000000" w:rsidRPr="00000000">
          <w:rPr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Afficher un complément de message si le·la joueur·euse est très proche du nombre mystère (par exemple à moins de 5).</w:t>
        </w:r>
      </w:ins>
    </w:p>
    <w:p w:rsidR="00000000" w:rsidDel="00000000" w:rsidP="00000000" w:rsidRDefault="00000000" w:rsidRPr="00000000" w14:paraId="00000054">
      <w:pPr>
        <w:spacing w:after="200" w:lineRule="auto"/>
        <w:ind w:left="720" w:firstLine="0"/>
        <w:rPr>
          <w:ins w:author="Vincent EDU-NAMYVI" w:id="4" w:date="2026-03-27T17:09:28Z"/>
          <w:rFonts w:ascii="Roboto Mono" w:cs="Roboto Mono" w:eastAsia="Roboto Mono" w:hAnsi="Roboto Mono"/>
          <w:shd w:fill="cccccc" w:val="clear"/>
          <w:rPrChange w:author="Vincent EDU-NAMYVI" w:id="5" w:date="2026-03-27T17:09:28Z">
            <w:rPr>
              <w:rFonts w:ascii="Comfortaa" w:cs="Comfortaa" w:eastAsia="Comfortaa" w:hAnsi="Comfortaa"/>
              <w:sz w:val="24"/>
              <w:szCs w:val="24"/>
            </w:rPr>
          </w:rPrChange>
        </w:rPr>
      </w:pPr>
      <w:ins w:author="Vincent EDU-NAMYVI" w:id="4" w:date="2026-03-27T17:09:28Z">
        <w:r w:rsidDel="00000000" w:rsidR="00000000" w:rsidRPr="00000000">
          <w:rPr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NB: Vous pouvez utiliser la fonction intégrée </w:t>
        </w:r>
        <w:r w:rsidDel="00000000" w:rsidR="00000000" w:rsidRPr="00000000">
          <w:rPr>
            <w:rFonts w:ascii="Roboto Mono" w:cs="Roboto Mono" w:eastAsia="Roboto Mono" w:hAnsi="Roboto Mono"/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abs()</w:t>
        </w:r>
        <w:r w:rsidDel="00000000" w:rsidR="00000000" w:rsidRPr="00000000">
          <w:rPr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 qui retourne la valeur absolue (non négative) d'un nombre.  Ex: </w:t>
        </w:r>
        <w:r w:rsidDel="00000000" w:rsidR="00000000" w:rsidRPr="00000000">
          <w:rPr>
            <w:rFonts w:ascii="Roboto Mono" w:cs="Roboto Mono" w:eastAsia="Roboto Mono" w:hAnsi="Roboto Mono"/>
            <w:shd w:fill="cccccc" w:val="clear"/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abs(nombre_entier_hasard - nombre)</w:t>
        </w:r>
      </w:ins>
    </w:p>
    <w:p w:rsidR="00000000" w:rsidDel="00000000" w:rsidP="00000000" w:rsidRDefault="00000000" w:rsidRPr="00000000" w14:paraId="00000055">
      <w:pPr>
        <w:ind w:left="720" w:firstLine="0"/>
        <w:rPr>
          <w:ins w:author="Vincent EDU-NAMYVI" w:id="4" w:date="2026-03-27T17:09:28Z"/>
          <w:rPrChange w:author="Vincent EDU-NAMYVI" w:id="5" w:date="2026-03-27T17:09:28Z">
            <w:rPr>
              <w:rFonts w:ascii="Comfortaa" w:cs="Comfortaa" w:eastAsia="Comfortaa" w:hAnsi="Comfortaa"/>
              <w:sz w:val="24"/>
              <w:szCs w:val="24"/>
            </w:rPr>
          </w:rPrChange>
        </w:rPr>
      </w:pPr>
      <w:ins w:author="Vincent EDU-NAMYVI" w:id="4" w:date="2026-03-27T17:09:28Z">
        <w:r w:rsidDel="00000000" w:rsidR="00000000" w:rsidRPr="00000000">
          <w:rPr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Par exemple, si le nombre mystère est 44:</w:t>
        </w:r>
      </w:ins>
    </w:p>
    <w:tbl>
      <w:tblPr>
        <w:tblStyle w:val="Table16"/>
        <w:tblW w:w="91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  <w:ins w:author="Vincent EDU-NAMYVI" w:id="4" w:date="2026-03-27T17:09:28Z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Bienvenue dans le jeu du nombre mystère</w:t>
              </w:r>
            </w:ins>
          </w:p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Voilà, j'ai choisi un nombre entre 1 et 100, à toi de jouer!</w:t>
              </w:r>
            </w:ins>
          </w:p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b w:val="1"/>
                <w:bCs w:val="1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br w:type="textWrapping"/>
                <w:t xml:space="preserve">Entrez un nombre: </w: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35</w:t>
              </w:r>
            </w:ins>
          </w:p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Plus grand…</w:t>
              </w:r>
            </w:ins>
          </w:p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b w:val="1"/>
                <w:bCs w:val="1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Entrez un nombre: </w: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50</w:t>
              </w:r>
            </w:ins>
          </w:p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Plus petit...</w:t>
              </w:r>
            </w:ins>
          </w:p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b w:val="1"/>
                <w:bCs w:val="1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Entrez un nombre: </w: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40</w:t>
              </w:r>
            </w:ins>
          </w:p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b w:val="1"/>
                <w:bCs w:val="1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Vous chauffez !</w:t>
              </w:r>
            </w:ins>
          </w:p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Plus petit…</w:t>
              </w:r>
            </w:ins>
          </w:p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b w:val="1"/>
                <w:bCs w:val="1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Entrez un nombre: </w: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44</w:t>
              </w:r>
            </w:ins>
          </w:p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C'est gagné !</w:t>
              </w:r>
            </w:ins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00" w:lineRule="auto"/>
        <w:ind w:left="720" w:hanging="360"/>
        <w:rPr>
          <w:ins w:author="Vincent EDU-NAMYVI" w:id="4" w:date="2026-03-27T17:09:28Z"/>
        </w:rPr>
      </w:pPr>
      <w:ins w:author="Vincent EDU-NAMYVI" w:id="4" w:date="2026-03-27T17:09:28Z">
        <w:r w:rsidDel="00000000" w:rsidR="00000000" w:rsidRPr="00000000">
          <w:rPr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Est-ce que le</w:t>
        </w:r>
        <w:r w:rsidDel="00000000" w:rsidR="00000000" w:rsidRPr="00000000">
          <w:rPr>
            <w:rtl w:val="0"/>
            <w:rPrChange w:author="Vincent EDU-NAMYVI" w:id="5" w:date="2026-03-27T17:09:28Z">
              <w:rPr>
                <w:rFonts w:ascii="Comfortaa" w:cs="Comfortaa" w:eastAsia="Comfortaa" w:hAnsi="Comfortaa"/>
                <w:sz w:val="24"/>
                <w:szCs w:val="24"/>
              </w:rPr>
            </w:rPrChange>
          </w:rPr>
          <w:t xml:space="preserve"> nombre saisi est compris entre 1 et 100. Si ce n’est pas le cas demander à l’utilisateur·trice de saisir à nouveau un nombre.</w:t>
        </w:r>
      </w:ins>
    </w:p>
    <w:tbl>
      <w:tblPr>
        <w:tblStyle w:val="Table17"/>
        <w:tblW w:w="91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  <w:ins w:author="Vincent EDU-NAMYVI" w:id="4" w:date="2026-03-27T17:09:28Z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Rule="auto"/>
              <w:rPr>
                <w:ins w:author="Vincent EDU-NAMYVI" w:id="4" w:date="2026-03-27T17:09:28Z"/>
                <w:rFonts w:ascii="Roboto Mono" w:cs="Roboto Mono" w:eastAsia="Roboto Mono" w:hAnsi="Roboto Mono"/>
                <w:b w:val="1"/>
                <w:bCs w:val="1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Entrez un nombre: </w:t>
              </w:r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103</w:t>
              </w:r>
            </w:ins>
          </w:p>
          <w:p w:rsidR="00000000" w:rsidDel="00000000" w:rsidP="00000000" w:rsidRDefault="00000000" w:rsidRPr="00000000" w14:paraId="00000063">
            <w:pPr>
              <w:widowControl w:val="0"/>
              <w:spacing w:before="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Votre nombre est trop grand, veuillez recommencer !</w:t>
              </w:r>
            </w:ins>
          </w:p>
          <w:p w:rsidR="00000000" w:rsidDel="00000000" w:rsidP="00000000" w:rsidRDefault="00000000" w:rsidRPr="00000000" w14:paraId="00000064">
            <w:pPr>
              <w:widowControl w:val="0"/>
              <w:spacing w:before="0" w:lineRule="auto"/>
              <w:rPr>
                <w:ins w:author="Vincent EDU-NAMYVI" w:id="4" w:date="2026-03-27T17:09:28Z"/>
                <w:rFonts w:ascii="Roboto Mono" w:cs="Roboto Mono" w:eastAsia="Roboto Mono" w:hAnsi="Roboto Mono"/>
                <w:sz w:val="22"/>
                <w:szCs w:val="22"/>
                <w:rPrChange w:author="Vincent EDU-NAMYVI" w:id="5" w:date="2026-03-27T17:09:28Z">
                  <w:rPr>
                    <w:rFonts w:ascii="Comfortaa" w:cs="Comfortaa" w:eastAsia="Comfortaa" w:hAnsi="Comfortaa"/>
                    <w:sz w:val="24"/>
                    <w:szCs w:val="24"/>
                  </w:rPr>
                </w:rPrChange>
              </w:rPr>
            </w:pPr>
            <w:ins w:author="Vincent EDU-NAMYVI" w:id="4" w:date="2026-03-27T17:09:28Z">
              <w:r w:rsidDel="00000000" w:rsidR="00000000" w:rsidRPr="00000000">
                <w:rPr>
                  <w:rFonts w:ascii="Roboto Mono" w:cs="Roboto Mono" w:eastAsia="Roboto Mono" w:hAnsi="Roboto Mono"/>
                  <w:sz w:val="22"/>
                  <w:szCs w:val="22"/>
                  <w:rtl w:val="0"/>
                  <w:rPrChange w:author="Vincent EDU-NAMYVI" w:id="5" w:date="2026-03-27T17:09:28Z">
                    <w:rPr>
                      <w:rFonts w:ascii="Comfortaa" w:cs="Comfortaa" w:eastAsia="Comfortaa" w:hAnsi="Comfortaa"/>
                      <w:sz w:val="24"/>
                      <w:szCs w:val="24"/>
                    </w:rPr>
                  </w:rPrChange>
                </w:rPr>
                <w:t xml:space="preserve">Entrez un nombre:</w:t>
              </w:r>
            </w:ins>
          </w:p>
        </w:tc>
      </w:tr>
    </w:tbl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Factoriser votre code.</w:t>
        <w:br w:type="textWrapping"/>
        <w:t xml:space="preserve">Créer une fonction </w:t>
      </w:r>
      <w:r w:rsidDel="00000000" w:rsidR="00000000" w:rsidRPr="00000000">
        <w:rPr>
          <w:rtl w:val="0"/>
        </w:rPr>
        <w:t xml:space="preserve">vérifie_nombre</w:t>
      </w:r>
      <w:r w:rsidDel="00000000" w:rsidR="00000000" w:rsidRPr="00000000">
        <w:rPr>
          <w:rtl w:val="0"/>
        </w:rPr>
        <w:t xml:space="preserve"> avec deux paramètres qui sont le nombre choisi au hasard et celui de l’utilisateur·trice. La fonction doit afficher le texte “Plus grand” ou “Plus petit” ou rien.</w:t>
      </w:r>
    </w:p>
    <w:tbl>
      <w:tblPr>
        <w:tblStyle w:val="Table18"/>
        <w:tblW w:w="9224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4"/>
        <w:tblGridChange w:id="0">
          <w:tblGrid>
            <w:gridCol w:w="9224"/>
          </w:tblGrid>
        </w:tblGridChange>
      </w:tblGrid>
      <w:tr>
        <w:trPr>
          <w:cantSplit w:val="0"/>
          <w:trHeight w:val="496.875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def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vérifie_nombre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nb_hasard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nb_saisi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68">
      <w:pPr>
        <w:spacing w:after="200" w:lineRule="auto"/>
        <w:rPr>
          <w:rFonts w:ascii="Comfortaa" w:cs="Comfortaa" w:eastAsia="Comfortaa" w:hAnsi="Comforta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4"/>
        <w:tblGridChange w:id="0">
          <w:tblGrid>
            <w:gridCol w:w="994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Troisième étape </w:t>
            </w:r>
            <w:del w:author="Vincent EDU-NAMYVI" w:id="6" w:date="2026-03-27T17:10:52Z">
              <w:r w:rsidDel="00000000" w:rsidR="00000000" w:rsidRPr="00000000">
                <w:rPr>
                  <w:rFonts w:ascii="Lexend" w:cs="Lexend" w:eastAsia="Lexend" w:hAnsi="Lexend"/>
                  <w:b w:val="1"/>
                  <w:bCs w:val="1"/>
                  <w:sz w:val="28"/>
                  <w:szCs w:val="28"/>
                  <w:rtl w:val="0"/>
                </w:rPr>
                <w:delText xml:space="preserve">(pour les plus avancés)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ins w:author="Vincent EDU-NAMYVI" w:id="9" w:date="2026-03-27T17:10:40Z"/>
        </w:rPr>
      </w:pPr>
      <w:r w:rsidDel="00000000" w:rsidR="00000000" w:rsidRPr="00000000">
        <w:rPr>
          <w:rtl w:val="0"/>
        </w:rPr>
        <w:t xml:space="preserve">Cette fois, </w:t>
      </w:r>
      <w:ins w:author="Vincent EDU-NAMYVI" w:id="7" w:date="2026-03-27T17:10:24Z">
        <w:r w:rsidDel="00000000" w:rsidR="00000000" w:rsidRPr="00000000">
          <w:rPr>
            <w:rtl w:val="0"/>
          </w:rPr>
          <w:t xml:space="preserve">c’est </w:t>
        </w:r>
      </w:ins>
      <w:del w:author="Vincent EDU-NAMYVI" w:id="7" w:date="2026-03-27T17:10:24Z">
        <w:r w:rsidDel="00000000" w:rsidR="00000000" w:rsidRPr="00000000">
          <w:rPr>
            <w:rtl w:val="0"/>
          </w:rPr>
          <w:delText xml:space="preserve">il s’agit</w:delText>
        </w:r>
      </w:del>
      <w:r w:rsidDel="00000000" w:rsidR="00000000" w:rsidRPr="00000000">
        <w:rPr>
          <w:rtl w:val="0"/>
        </w:rPr>
        <w:t xml:space="preserve"> à l’ordinateur de trouver le nombre </w:t>
      </w:r>
      <w:ins w:author="Vincent EDU-NAMYVI" w:id="8" w:date="2026-03-27T17:10:32Z">
        <w:r w:rsidDel="00000000" w:rsidR="00000000" w:rsidRPr="00000000">
          <w:rPr>
            <w:rtl w:val="0"/>
          </w:rPr>
          <w:t xml:space="preserve">choisi</w:t>
        </w:r>
      </w:ins>
      <w:del w:author="Vincent EDU-NAMYVI" w:id="8" w:date="2026-03-27T17:10:32Z">
        <w:r w:rsidDel="00000000" w:rsidR="00000000" w:rsidRPr="00000000">
          <w:rPr>
            <w:rtl w:val="0"/>
          </w:rPr>
          <w:delText xml:space="preserve">que vous choisissez</w:delText>
        </w:r>
      </w:del>
      <w:r w:rsidDel="00000000" w:rsidR="00000000" w:rsidRPr="00000000">
        <w:rPr>
          <w:rtl w:val="0"/>
        </w:rPr>
        <w:t xml:space="preserve">. </w:t>
      </w:r>
      <w:ins w:author="Vincent EDU-NAMYVI" w:id="9" w:date="2026-03-27T17:10:4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B">
      <w:pPr>
        <w:rPr>
          <w:ins w:author="Vincent EDU-NAMYVI" w:id="9" w:date="2026-03-27T17:10:40Z"/>
        </w:rPr>
      </w:pPr>
      <w:ins w:author="Vincent EDU-NAMYVI" w:id="9" w:date="2026-03-27T17:10:40Z">
        <w:r w:rsidDel="00000000" w:rsidR="00000000" w:rsidRPr="00000000">
          <w:rPr>
            <w:rtl w:val="0"/>
          </w:rPr>
          <w:t xml:space="preserve">Après avoir discuté en classe sur la solution optimale, implémentez cet algorithme de recherche du nombre dans votre code de la 1ère étape : </w:t>
        </w:r>
      </w:ins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ins w:author="Vincent EDU-NAMYVI" w:id="9" w:date="2026-03-27T17:10:40Z"/>
          <w:u w:val="none"/>
        </w:rPr>
      </w:pPr>
      <w:ins w:author="Vincent EDU-NAMYVI" w:id="9" w:date="2026-03-27T17:10:40Z">
        <w:r w:rsidDel="00000000" w:rsidR="00000000" w:rsidRPr="00000000">
          <w:rPr>
            <w:rtl w:val="0"/>
          </w:rPr>
          <w:t xml:space="preserve">On définit les bornes inférieures et supérieures dans lesquelles on cherche le nombre, </w:t>
        </w:r>
      </w:ins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beforeAutospacing="0"/>
        <w:ind w:left="720" w:hanging="360"/>
        <w:rPr>
          <w:ins w:author="Vincent EDU-NAMYVI" w:id="9" w:date="2026-03-27T17:10:40Z"/>
          <w:u w:val="none"/>
        </w:rPr>
      </w:pPr>
      <w:ins w:author="Vincent EDU-NAMYVI" w:id="9" w:date="2026-03-27T17:10:40Z">
        <w:r w:rsidDel="00000000" w:rsidR="00000000" w:rsidRPr="00000000">
          <w:rPr>
            <w:rtl w:val="0"/>
          </w:rPr>
          <w:t xml:space="preserve">plut</w:t>
        </w:r>
        <w:r w:rsidDel="00000000" w:rsidR="00000000" w:rsidRPr="00000000">
          <w:rPr>
            <w:rtl w:val="0"/>
            <w:rPrChange w:author="Vincent EDU-NAMYVI" w:id="10" w:date="2026-03-27T17:10:40Z">
              <w:rPr/>
            </w:rPrChange>
          </w:rPr>
          <w:t xml:space="preserve">ôt que de demander un nombre à l’utilisatrice, votre programme calculera lui-même la prochaine valeure optimale,</w:t>
        </w:r>
      </w:ins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  <w:rPrChange w:author="Vincent EDU-NAMYVI" w:id="10" w:date="2026-03-27T17:10:40Z">
            <w:rPr/>
          </w:rPrChange>
        </w:rPr>
        <w:pPrChange w:author="Vincent EDU-NAMYVI" w:id="0" w:date="2026-03-27T17:10:40Z">
          <w:pPr/>
        </w:pPrChange>
      </w:pPr>
      <w:ins w:author="Vincent EDU-NAMYVI" w:id="9" w:date="2026-03-27T17:10:40Z">
        <w:r w:rsidDel="00000000" w:rsidR="00000000" w:rsidRPr="00000000">
          <w:rPr>
            <w:rtl w:val="0"/>
            <w:rPrChange w:author="Vincent EDU-NAMYVI" w:id="10" w:date="2026-03-27T17:10:40Z">
              <w:rPr/>
            </w:rPrChange>
          </w:rPr>
          <w:t xml:space="preserve">puis mettra à jour les bornes en fonction de si ce nombre est trop grand ou trop petit.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del w:author="Vincent EDU-NAMYVI" w:id="11" w:date="2026-03-27T17:13:50Z"/>
        </w:rPr>
      </w:pPr>
      <w:del w:author="Vincent EDU-NAMYVI" w:id="11" w:date="2026-03-27T17:13:50Z">
        <w:commentRangeStart w:id="3"/>
        <w:r w:rsidDel="00000000" w:rsidR="00000000" w:rsidRPr="00000000">
          <w:rPr>
            <w:rtl w:val="0"/>
          </w:rPr>
          <w:delText xml:space="preserve">Vous choisissez un nombre entre 1 et 100.</w:delText>
        </w:r>
      </w:del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del w:author="Vincent EDU-NAMYVI" w:id="11" w:date="2026-03-27T17:13:50Z"/>
        </w:rPr>
      </w:pPr>
      <w:del w:author="Vincent EDU-NAMYVI" w:id="11" w:date="2026-03-27T17:13:50Z">
        <w:r w:rsidDel="00000000" w:rsidR="00000000" w:rsidRPr="00000000">
          <w:rPr>
            <w:rtl w:val="0"/>
          </w:rPr>
          <w:delText xml:space="preserve">Programmer pour que l’ordinateur essaye de trouver votre nombre. C'est-à-dire coder la stratégie de recherche du nombre.</w:delText>
        </w:r>
      </w:del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del w:author="Vincent EDU-NAMYVI" w:id="11" w:date="2026-03-27T17:13:50Z"/>
        </w:rPr>
      </w:pPr>
      <w:del w:author="Vincent EDU-NAMYVI" w:id="11" w:date="2026-03-27T17:13:50Z">
        <w:r w:rsidDel="00000000" w:rsidR="00000000" w:rsidRPr="00000000">
          <w:rPr>
            <w:rtl w:val="0"/>
          </w:rPr>
          <w:delText xml:space="preserve">À chaque proposition de l’ordinateur, vous devez lui dire si le nombre est plus grand (en tapant par exemple sur la lettre ‘g’ ou plus petit ‘p’).</w:delText>
        </w:r>
      </w:del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del w:author="Vincent EDU-NAMYVI" w:id="11" w:date="2026-03-27T17:13:50Z">
        <w:r w:rsidDel="00000000" w:rsidR="00000000" w:rsidRPr="00000000">
          <w:rPr>
            <w:rtl w:val="0"/>
          </w:rPr>
          <w:delText xml:space="preserve">Lorsque l’ordinateur trouve, taper sur la touche ‘b’  pour lui indiquer sa victoire. Afficher le nombre de coups.</w:delText>
        </w:r>
      </w:del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090.0393700787413" w:top="992.1259842519685" w:left="992.1259842519685" w:right="973.937007874016" w:header="283.46456692913387" w:footer="283.46456692913387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ncent EDU-NAMYVI" w:id="2" w:date="2026-03-27T17:09:52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Changer l'ordre pour mettre d'abord les tentatives</w:t>
      </w:r>
    </w:p>
  </w:comment>
  <w:comment w:author="Vincent EDU-NAMYVI" w:id="3" w:date="2026-03-27T17:14:02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Proposition de modification d'énoncé</w:t>
      </w:r>
    </w:p>
  </w:comment>
  <w:comment w:author="Vincent EDU-NAMYVI" w:id="1" w:date="2026-03-27T17:09:56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Changer l'ordre pour mettre d'abord les tentatives</w:t>
      </w:r>
    </w:p>
  </w:comment>
  <w:comment w:author="Vincent EDU-NAMYVI" w:id="0" w:date="2026-03-27T17:10:08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Moins leur macher le travail.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Roboto Mono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omfortaa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tabs>
        <w:tab w:val="center" w:leader="none" w:pos="4535.433070866142"/>
        <w:tab w:val="left" w:leader="none" w:pos="8775"/>
      </w:tabs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EB - VN 2025-2026</w:t>
      <w:tab/>
      <w:tab/>
      <w:tab/>
      <w:tab/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ab/>
      <w:tab/>
      <w:tab/>
      <w:tab/>
      <w:tab/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Rappel:</w:t>
      </w:r>
      <w:r w:rsidDel="00000000" w:rsidR="00000000" w:rsidRPr="00000000">
        <w:rPr>
          <w:sz w:val="20"/>
          <w:szCs w:val="20"/>
          <w:rtl w:val="0"/>
        </w:rPr>
        <w:t xml:space="preserve"> On appelle “module” tout fichier constitué de code Python (c’est-à-dire tout fichier avec l’extension .py ) importé dans un autre fichier ou script. Les modules permettent la séparation et donc une meilleure organisation du code.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widowControl w:val="0"/>
      <w:tabs>
        <w:tab w:val="center" w:leader="none" w:pos="4820"/>
        <w:tab w:val="right" w:leader="none" w:pos="9640"/>
      </w:tabs>
      <w:spacing w:after="57" w:line="240" w:lineRule="auto"/>
      <w:ind w:right="100.8661417322844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1IN.DO </w:t>
      <w:tab/>
      <w:t xml:space="preserve">Exercice python - Devine nombre</w:t>
      <w:tab/>
      <w:t xml:space="preserve">Collège Sismondi</w:t>
    </w:r>
  </w:p>
  <w:p w:rsidR="00000000" w:rsidDel="00000000" w:rsidP="00000000" w:rsidRDefault="00000000" w:rsidRPr="00000000" w14:paraId="0000007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4"/>
        <w:szCs w:val="24"/>
        <w:lang w:val="fr"/>
      </w:rPr>
    </w:rPrDefault>
    <w:pPrDefault>
      <w:pPr>
        <w:spacing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Comfortaa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RobotoMonoLight-regular.ttf"/><Relationship Id="rId4" Type="http://schemas.openxmlformats.org/officeDocument/2006/relationships/font" Target="fonts/RobotoMonoLight-bold.ttf"/><Relationship Id="rId9" Type="http://schemas.openxmlformats.org/officeDocument/2006/relationships/font" Target="fonts/RobotoMono-regular.ttf"/><Relationship Id="rId14" Type="http://schemas.openxmlformats.org/officeDocument/2006/relationships/font" Target="fonts/Comfortaa-bold.ttf"/><Relationship Id="rId5" Type="http://schemas.openxmlformats.org/officeDocument/2006/relationships/font" Target="fonts/RobotoMonoLight-italic.ttf"/><Relationship Id="rId6" Type="http://schemas.openxmlformats.org/officeDocument/2006/relationships/font" Target="fonts/RobotoMonoLight-boldItalic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